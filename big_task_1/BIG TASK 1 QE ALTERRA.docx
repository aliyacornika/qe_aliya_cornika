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Nama</w:t>
        <w:tab/>
        <w:t xml:space="preserve">: Aliya Hassa Nisreyasa Cornika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Kelas</w:t>
        <w:tab/>
        <w:t xml:space="preserve">: D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Mentor</w:t>
        <w:tab/>
        <w:t xml:space="preserve">: Yesaya Franciscus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BIG TASK 1 QUALITY ENGINEER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JIRA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14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146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TestRail 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Detik.com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2827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Fitur Masuk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90995" cy="966081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995" cy="966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114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2037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1783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Fitur Menu Utama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636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005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9497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9497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Fitur Cari Berita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509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9624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9624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259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Shopee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351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Fitur Login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50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457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483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4577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Fitur Keranjang Saya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63218" cy="915553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3218" cy="915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ins w:author="Aliya Cornika" w:id="0" w:date="2022-03-06T19:46:53Z"/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3561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ins w:author="Aliya Cornika" w:id="0" w:date="2022-03-06T19:46:5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8">
      <w:pPr>
        <w:rPr>
          <w:ins w:author="Aliya Cornika" w:id="0" w:date="2022-03-06T19:46:53Z"/>
          <w:rFonts w:ascii="Times New Roman" w:cs="Times New Roman" w:eastAsia="Times New Roman" w:hAnsi="Times New Roman"/>
          <w:sz w:val="24"/>
          <w:szCs w:val="24"/>
        </w:rPr>
      </w:pPr>
      <w:ins w:author="Aliya Cornika" w:id="0" w:date="2022-03-06T19:46:53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Fitur Checkout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542813" cy="970767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2813" cy="970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0673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9149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927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133.8582677165355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9.png"/><Relationship Id="rId21" Type="http://schemas.openxmlformats.org/officeDocument/2006/relationships/image" Target="media/image13.png"/><Relationship Id="rId24" Type="http://schemas.openxmlformats.org/officeDocument/2006/relationships/image" Target="media/image6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7.png"/><Relationship Id="rId25" Type="http://schemas.openxmlformats.org/officeDocument/2006/relationships/image" Target="media/image21.png"/><Relationship Id="rId28" Type="http://schemas.openxmlformats.org/officeDocument/2006/relationships/image" Target="media/image16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1.png"/><Relationship Id="rId31" Type="http://schemas.openxmlformats.org/officeDocument/2006/relationships/image" Target="media/image20.png"/><Relationship Id="rId30" Type="http://schemas.openxmlformats.org/officeDocument/2006/relationships/image" Target="media/image4.png"/><Relationship Id="rId11" Type="http://schemas.openxmlformats.org/officeDocument/2006/relationships/image" Target="media/image8.png"/><Relationship Id="rId33" Type="http://schemas.openxmlformats.org/officeDocument/2006/relationships/image" Target="media/image26.png"/><Relationship Id="rId10" Type="http://schemas.openxmlformats.org/officeDocument/2006/relationships/image" Target="media/image12.png"/><Relationship Id="rId32" Type="http://schemas.openxmlformats.org/officeDocument/2006/relationships/image" Target="media/image28.png"/><Relationship Id="rId13" Type="http://schemas.openxmlformats.org/officeDocument/2006/relationships/image" Target="media/image17.png"/><Relationship Id="rId12" Type="http://schemas.openxmlformats.org/officeDocument/2006/relationships/image" Target="media/image15.png"/><Relationship Id="rId34" Type="http://schemas.openxmlformats.org/officeDocument/2006/relationships/image" Target="media/image7.png"/><Relationship Id="rId15" Type="http://schemas.openxmlformats.org/officeDocument/2006/relationships/image" Target="media/image14.png"/><Relationship Id="rId14" Type="http://schemas.openxmlformats.org/officeDocument/2006/relationships/image" Target="media/image11.png"/><Relationship Id="rId17" Type="http://schemas.openxmlformats.org/officeDocument/2006/relationships/image" Target="media/image24.png"/><Relationship Id="rId16" Type="http://schemas.openxmlformats.org/officeDocument/2006/relationships/image" Target="media/image22.png"/><Relationship Id="rId19" Type="http://schemas.openxmlformats.org/officeDocument/2006/relationships/image" Target="media/image23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